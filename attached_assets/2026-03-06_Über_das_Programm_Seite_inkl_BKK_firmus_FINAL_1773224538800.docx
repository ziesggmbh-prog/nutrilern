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71F20A" w14:textId="1D8F2A86" w:rsidR="0074253D" w:rsidRDefault="0074253D">
      <w:r>
        <w:t xml:space="preserve">Die Webapplikation </w:t>
      </w:r>
      <w:proofErr w:type="spellStart"/>
      <w:r>
        <w:t>NutriLern</w:t>
      </w:r>
      <w:proofErr w:type="spellEnd"/>
      <w:r>
        <w:t xml:space="preserve"> </w:t>
      </w:r>
      <w:r w:rsidR="003064AE">
        <w:t>zielt darauf ab</w:t>
      </w:r>
      <w:r w:rsidR="00F35DA2">
        <w:t>,</w:t>
      </w:r>
      <w:r>
        <w:t xml:space="preserve"> das Ernährungsverhalten in der Gruppe </w:t>
      </w:r>
      <w:r w:rsidR="006B0653">
        <w:t>der</w:t>
      </w:r>
      <w:r w:rsidR="003064AE">
        <w:t xml:space="preserve"> </w:t>
      </w:r>
      <w:proofErr w:type="spellStart"/>
      <w:r>
        <w:t>Schüler:innen</w:t>
      </w:r>
      <w:proofErr w:type="spellEnd"/>
      <w:r>
        <w:t xml:space="preserve"> </w:t>
      </w:r>
      <w:r w:rsidR="006B0653">
        <w:t xml:space="preserve">von </w:t>
      </w:r>
      <w:r>
        <w:t>Abschlussklassen, Auszubildenden und jungen Erwachsenen zu verbessern und</w:t>
      </w:r>
      <w:r w:rsidR="003064AE">
        <w:t xml:space="preserve"> so der Entstehung</w:t>
      </w:r>
      <w:r>
        <w:t xml:space="preserve"> </w:t>
      </w:r>
      <w:r w:rsidR="006B0653">
        <w:t>nicht-übertragbare</w:t>
      </w:r>
      <w:r w:rsidR="003064AE">
        <w:t>r</w:t>
      </w:r>
      <w:r w:rsidR="006B0653">
        <w:t xml:space="preserve"> Krankheiten (NCDs) vorzubeugen.</w:t>
      </w:r>
    </w:p>
    <w:p w14:paraId="0F992003" w14:textId="77777777" w:rsidR="00F35DA2" w:rsidRDefault="00F35DA2" w:rsidP="00F35DA2">
      <w:r w:rsidRPr="0074253D">
        <w:t>Die Inhalte der Unterrichtseinheit wurden auf Basis aktueller wissenschaftlicher Forschung entwickelt. Sie stehen im Einklang mit den Ernährungsempfehlungen der Weltgesundheitsorganisation (WHO) und der Deutschen Gesellschaft für Ernährung (DGE).</w:t>
      </w:r>
    </w:p>
    <w:p w14:paraId="6B75570B" w14:textId="77777777" w:rsidR="00F35DA2" w:rsidRDefault="00F35DA2"/>
    <w:p w14:paraId="5AD8F1BF" w14:textId="5F05D62C" w:rsidR="00F35DA2" w:rsidRDefault="00F35DA2">
      <w:r>
        <w:t>Über den Anbieter:</w:t>
      </w:r>
    </w:p>
    <w:p w14:paraId="6F2AC78F" w14:textId="77777777" w:rsidR="00F35DA2" w:rsidRDefault="00F35DA2"/>
    <w:p w14:paraId="4ABCC382" w14:textId="1028D469" w:rsidR="00F35DA2" w:rsidRDefault="00F35DA2" w:rsidP="00F35DA2">
      <w:pPr>
        <w:spacing w:line="254" w:lineRule="auto"/>
      </w:pPr>
      <w:r w:rsidRPr="00575CC5">
        <w:t>Die ZIES gGmbH verfügt über jahrelange Erfahrung in der medizinisch-wissenschaftlich fundierten Konzeption und Umsetzung zielgruppenspezifische</w:t>
      </w:r>
      <w:r>
        <w:t>r</w:t>
      </w:r>
      <w:r w:rsidRPr="00575CC5">
        <w:t xml:space="preserve"> Programme und Medien zur Gesundheitsförderung.</w:t>
      </w:r>
      <w:r w:rsidR="003064AE">
        <w:t xml:space="preserve"> </w:t>
      </w:r>
      <w:r w:rsidRPr="00575CC5">
        <w:t xml:space="preserve">Im Rahmen </w:t>
      </w:r>
      <w:proofErr w:type="spellStart"/>
      <w:r w:rsidRPr="00575CC5">
        <w:t>settingbezogener</w:t>
      </w:r>
      <w:proofErr w:type="spellEnd"/>
      <w:r w:rsidRPr="00575CC5">
        <w:t xml:space="preserve"> Pilotprojekte entwickelt</w:t>
      </w:r>
      <w:r w:rsidR="003064AE">
        <w:t>e</w:t>
      </w:r>
      <w:r w:rsidRPr="00575CC5">
        <w:t xml:space="preserve"> sie </w:t>
      </w:r>
      <w:r>
        <w:t xml:space="preserve">umfassende </w:t>
      </w:r>
      <w:r w:rsidRPr="00575CC5">
        <w:t xml:space="preserve">Maßnahmen für </w:t>
      </w:r>
      <w:proofErr w:type="spellStart"/>
      <w:r w:rsidRPr="00575CC5">
        <w:t>Schüler</w:t>
      </w:r>
      <w:r>
        <w:t>:</w:t>
      </w:r>
      <w:r w:rsidRPr="00575CC5">
        <w:t>innen</w:t>
      </w:r>
      <w:proofErr w:type="spellEnd"/>
      <w:r w:rsidRPr="00575CC5">
        <w:t xml:space="preserve">, </w:t>
      </w:r>
      <w:r>
        <w:t>Auszubildende</w:t>
      </w:r>
      <w:r w:rsidR="003064AE">
        <w:t>/</w:t>
      </w:r>
      <w:r w:rsidRPr="00575CC5">
        <w:t>Studierende</w:t>
      </w:r>
      <w:r>
        <w:t xml:space="preserve"> </w:t>
      </w:r>
      <w:r w:rsidR="003064AE">
        <w:t xml:space="preserve">und </w:t>
      </w:r>
      <w:r w:rsidRPr="00575CC5">
        <w:t xml:space="preserve">berufstätige Erwachsene, die sie </w:t>
      </w:r>
      <w:r w:rsidR="00A35A2D">
        <w:t xml:space="preserve">in </w:t>
      </w:r>
      <w:r w:rsidRPr="00575CC5">
        <w:t>Bildungseinrichtungen</w:t>
      </w:r>
      <w:r w:rsidR="003064AE">
        <w:t xml:space="preserve"> und </w:t>
      </w:r>
      <w:r w:rsidRPr="00575CC5">
        <w:t>Betrieben</w:t>
      </w:r>
      <w:r w:rsidR="003064AE">
        <w:t xml:space="preserve">, u.a. </w:t>
      </w:r>
      <w:r w:rsidRPr="00575CC5">
        <w:t>Kliniken und Pflegeeinrichtungen</w:t>
      </w:r>
      <w:r w:rsidR="00A35A2D">
        <w:t>,</w:t>
      </w:r>
      <w:r w:rsidRPr="00575CC5">
        <w:t xml:space="preserve"> umsetzt (Arbeitsmaterialien für den Unterricht, medizinische Ratgeber, als Medizinprodukt zertifizierte mobile Applikationen,</w:t>
      </w:r>
      <w:r w:rsidR="00A35A2D">
        <w:t xml:space="preserve"> digitale</w:t>
      </w:r>
      <w:r w:rsidRPr="00575CC5">
        <w:t xml:space="preserve"> Informationsportale, </w:t>
      </w:r>
      <w:proofErr w:type="spellStart"/>
      <w:r w:rsidRPr="00575CC5">
        <w:t>Erklär</w:t>
      </w:r>
      <w:r w:rsidR="00A35A2D">
        <w:t>filme</w:t>
      </w:r>
      <w:proofErr w:type="spellEnd"/>
      <w:r w:rsidRPr="00575CC5">
        <w:t>, Online-Vorträge/Tutorials und Audioangebote zur Entspannung).</w:t>
      </w:r>
      <w:bookmarkStart w:id="0" w:name="_GoBack"/>
      <w:bookmarkEnd w:id="0"/>
    </w:p>
    <w:p w14:paraId="2AD8E1E7" w14:textId="46E357DC" w:rsidR="003064AE" w:rsidRPr="00575CC5" w:rsidRDefault="003064AE" w:rsidP="00F35DA2">
      <w:pPr>
        <w:spacing w:line="254" w:lineRule="auto"/>
      </w:pPr>
      <w:r w:rsidRPr="00575CC5">
        <w:t xml:space="preserve">Die ZIES gGmbH setzt die Programme in engem Austausch mit Kultusbehörden und Gesundheitsministerien der Länder, </w:t>
      </w:r>
      <w:r w:rsidR="00EA4627">
        <w:t>g</w:t>
      </w:r>
      <w:r w:rsidRPr="00575CC5">
        <w:t>esetzlichen Krankenkassen, Bildungseinrichtungen</w:t>
      </w:r>
      <w:r>
        <w:t xml:space="preserve"> </w:t>
      </w:r>
      <w:r w:rsidRPr="00575CC5">
        <w:t>und Betrieben um.</w:t>
      </w:r>
    </w:p>
    <w:p w14:paraId="0804A1B7" w14:textId="2D65A4FD" w:rsidR="009E1562" w:rsidRDefault="009E1562">
      <w:ins w:id="1" w:author="Thomas Frisch" w:date="2026-03-05T18:08:00Z">
        <w:r>
          <w:t xml:space="preserve">Weitere Informationen unter </w:t>
        </w:r>
        <w:r>
          <w:fldChar w:fldCharType="begin"/>
        </w:r>
        <w:r>
          <w:instrText>HYPERLINK "http://www.zies-frankfurt.de"</w:instrText>
        </w:r>
        <w:r>
          <w:fldChar w:fldCharType="separate"/>
        </w:r>
        <w:r w:rsidRPr="005B1E41">
          <w:rPr>
            <w:rStyle w:val="Hyperlink"/>
          </w:rPr>
          <w:t>www.zies-frankfurt.de</w:t>
        </w:r>
        <w:r>
          <w:fldChar w:fldCharType="end"/>
        </w:r>
      </w:ins>
    </w:p>
    <w:p w14:paraId="478DFE68" w14:textId="77777777" w:rsidR="009E1562" w:rsidRDefault="009E1562"/>
    <w:p w14:paraId="44E1FE5C" w14:textId="50385A69" w:rsidR="0074253D" w:rsidRDefault="0074253D">
      <w:r>
        <w:t>Über die fördernde Krankenkasse:</w:t>
      </w:r>
    </w:p>
    <w:p w14:paraId="51F7F548" w14:textId="77777777" w:rsidR="002A42DA" w:rsidRDefault="002A42DA"/>
    <w:p w14:paraId="7BF0C370" w14:textId="0725C9DD" w:rsidR="009E1562" w:rsidRPr="009E1562" w:rsidRDefault="009E1562" w:rsidP="009E1562">
      <w:r w:rsidRPr="009E1562">
        <w:t xml:space="preserve">Die BKK firmus kann auf eine mehr als 180-jährige Geschichte zurückblicken. Ursprünglich entstanden durch den Zusammenschluss mehrerer erfolgreicher Betriebskrankenkassen in Nord-West-Deutschland, betreut die BKK firmus mittlerweile mehr als eine Million Versicherte und rund 240.000 Arbeitgeber. </w:t>
      </w:r>
      <w:commentRangeStart w:id="2"/>
      <w:del w:id="3" w:author="Burghardt, Bastian" w:date="2026-03-06T08:18:00Z">
        <w:r w:rsidRPr="009E1562" w:rsidDel="00546984">
          <w:delText xml:space="preserve">Ein günstiger Zusatzbeitrag, gepaart mit einem mehrfach ausgezeichneten Kundenservice und attraktiven Leistungen ohne Einschränkungen und Risiken für die Versicherten: Das ist das Erfolgsrezept der Krankenkasse mit Sitz in Bremen, Osnabrück, Essen und Oldenburg. </w:delText>
        </w:r>
        <w:commentRangeEnd w:id="2"/>
        <w:r w:rsidR="001074D7" w:rsidRPr="009E1562" w:rsidDel="00546984">
          <w:rPr>
            <w:rStyle w:val="Kommentarzeichen"/>
            <w:sz w:val="22"/>
            <w:szCs w:val="22"/>
          </w:rPr>
          <w:commentReference w:id="2"/>
        </w:r>
      </w:del>
    </w:p>
    <w:p w14:paraId="5E8695D9" w14:textId="77777777" w:rsidR="009E1562" w:rsidRPr="009E1562" w:rsidRDefault="009E1562" w:rsidP="009E1562">
      <w:r w:rsidRPr="009E1562">
        <w:t>Die BKK firmus ist sich ihrer Verantwortung für ihre Versicherten und die Bevölkerung bewusst und nimmt diese aktiv wahr. Daher legt die Krankenkasse seit jeher großen Wert auf nachhaltige und qualitativ hochwertige Präventionsangebote. In diesem Rahmen kooperiert die Betriebskrankenkasse seit vielen Jahren erfolgreich mit verschiedenen Partnern, unter anderem mit der ZIES gGmbH.</w:t>
      </w:r>
    </w:p>
    <w:p w14:paraId="2D2989B0" w14:textId="0260DAD4" w:rsidR="002A42DA" w:rsidRDefault="009E1562" w:rsidP="009E1562">
      <w:r w:rsidRPr="009E1562">
        <w:t xml:space="preserve">Weitere Informationen </w:t>
      </w:r>
      <w:commentRangeStart w:id="4"/>
      <w:del w:id="5" w:author="Burghardt, Bastian" w:date="2026-03-06T08:18:00Z">
        <w:r w:rsidRPr="009E1562" w:rsidDel="00546984">
          <w:delText xml:space="preserve">zur BKK firmus finden Sie auf der Webseite der Krankenkasse </w:delText>
        </w:r>
        <w:commentRangeEnd w:id="4"/>
        <w:r w:rsidR="001074D7" w:rsidRPr="009E1562" w:rsidDel="00546984">
          <w:rPr>
            <w:rStyle w:val="Kommentarzeichen"/>
            <w:sz w:val="22"/>
            <w:szCs w:val="22"/>
          </w:rPr>
          <w:commentReference w:id="4"/>
        </w:r>
      </w:del>
      <w:r w:rsidRPr="009E1562">
        <w:t xml:space="preserve">unter </w:t>
      </w:r>
      <w:ins w:id="6" w:author="Thomas Frisch" w:date="2026-03-05T18:09:00Z">
        <w:r>
          <w:fldChar w:fldCharType="begin"/>
        </w:r>
        <w:r>
          <w:instrText>HYPERLINK "http://</w:instrText>
        </w:r>
      </w:ins>
      <w:r w:rsidRPr="009E1562">
        <w:instrText>www.bkk-firmus.de</w:instrText>
      </w:r>
      <w:ins w:id="7" w:author="Thomas Frisch" w:date="2026-03-05T18:09:00Z">
        <w:r>
          <w:instrText>"</w:instrText>
        </w:r>
        <w:r>
          <w:fldChar w:fldCharType="separate"/>
        </w:r>
      </w:ins>
      <w:r w:rsidRPr="005B1E41">
        <w:rPr>
          <w:rStyle w:val="Hyperlink"/>
        </w:rPr>
        <w:t>www.bkk-firmus.de</w:t>
      </w:r>
      <w:ins w:id="8" w:author="Thomas Frisch" w:date="2026-03-05T18:09:00Z">
        <w:r>
          <w:fldChar w:fldCharType="end"/>
        </w:r>
      </w:ins>
      <w:del w:id="9" w:author="Thomas Frisch" w:date="2026-03-05T18:09:00Z">
        <w:r w:rsidRPr="009E1562" w:rsidDel="009E1562">
          <w:delText>.</w:delText>
        </w:r>
      </w:del>
    </w:p>
    <w:sectPr w:rsidR="002A42D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Karin Frisch" w:date="2026-03-06T08:09:00Z" w:initials="KF">
    <w:p w14:paraId="15E3734C" w14:textId="77777777" w:rsidR="001074D7" w:rsidRDefault="001074D7" w:rsidP="001074D7">
      <w:pPr>
        <w:pStyle w:val="Kommentartext"/>
      </w:pPr>
      <w:r>
        <w:rPr>
          <w:rStyle w:val="Kommentarzeichen"/>
        </w:rPr>
        <w:annotationRef/>
      </w:r>
      <w:r>
        <w:t>Bitte streichen, Werbung darf nicht in Schulmaterialien erscheinen, leider</w:t>
      </w:r>
    </w:p>
  </w:comment>
  <w:comment w:id="4" w:author="Karin Frisch" w:date="2026-03-06T08:07:00Z" w:initials="KF">
    <w:p w14:paraId="76FCC7E9" w14:textId="77777777" w:rsidR="001074D7" w:rsidRDefault="001074D7" w:rsidP="001074D7">
      <w:pPr>
        <w:pStyle w:val="Kommentartext"/>
      </w:pPr>
      <w:r>
        <w:rPr>
          <w:rStyle w:val="Kommentarzeichen"/>
        </w:rPr>
        <w:annotationRef/>
      </w:r>
      <w:r>
        <w:t>Streichen, vereinheitlichen s.o.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5E3734C" w15:done="0"/>
  <w15:commentEx w15:paraId="76FCC7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9768C6" w16cex:dateUtc="2026-03-06T07:09:00Z"/>
  <w16cex:commentExtensible w16cex:durableId="33112843" w16cex:dateUtc="2026-03-06T0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E3734C" w16cid:durableId="2F9768C6"/>
  <w16cid:commentId w16cid:paraId="76FCC7E9" w16cid:durableId="331128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homas Frisch">
    <w15:presenceInfo w15:providerId="Windows Live" w15:userId="8c2d298fedbc8fcf"/>
  </w15:person>
  <w15:person w15:author="Burghardt, Bastian">
    <w15:presenceInfo w15:providerId="AD" w15:userId="S-1-5-21-2025429265-688789844-1343024091-125182"/>
  </w15:person>
  <w15:person w15:author="Karin Frisch">
    <w15:presenceInfo w15:providerId="AD" w15:userId="S::info@zies-frankfurt.de::7925eb21-cf48-4f84-a084-4943671376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45E"/>
    <w:rsid w:val="00000ECE"/>
    <w:rsid w:val="00096DF4"/>
    <w:rsid w:val="000E66FF"/>
    <w:rsid w:val="001074D7"/>
    <w:rsid w:val="002A42DA"/>
    <w:rsid w:val="003064AE"/>
    <w:rsid w:val="004C5C12"/>
    <w:rsid w:val="00513A4B"/>
    <w:rsid w:val="00546984"/>
    <w:rsid w:val="006B0653"/>
    <w:rsid w:val="0074253D"/>
    <w:rsid w:val="009E1562"/>
    <w:rsid w:val="00A35A2D"/>
    <w:rsid w:val="00B43D92"/>
    <w:rsid w:val="00D30802"/>
    <w:rsid w:val="00D3483E"/>
    <w:rsid w:val="00D8645E"/>
    <w:rsid w:val="00EA4627"/>
    <w:rsid w:val="00F35D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3E7C"/>
  <w15:chartTrackingRefBased/>
  <w15:docId w15:val="{327DD96B-9658-45F3-B8A7-6746BB596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D86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86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8645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8645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8645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8645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8645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8645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8645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8645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8645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8645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8645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8645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8645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8645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8645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8645E"/>
    <w:rPr>
      <w:rFonts w:eastAsiaTheme="majorEastAsia" w:cstheme="majorBidi"/>
      <w:color w:val="272727" w:themeColor="text1" w:themeTint="D8"/>
    </w:rPr>
  </w:style>
  <w:style w:type="paragraph" w:styleId="Titel">
    <w:name w:val="Title"/>
    <w:basedOn w:val="Standard"/>
    <w:next w:val="Standard"/>
    <w:link w:val="TitelZchn"/>
    <w:uiPriority w:val="10"/>
    <w:qFormat/>
    <w:rsid w:val="00D86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8645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8645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8645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8645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8645E"/>
    <w:rPr>
      <w:i/>
      <w:iCs/>
      <w:color w:val="404040" w:themeColor="text1" w:themeTint="BF"/>
    </w:rPr>
  </w:style>
  <w:style w:type="paragraph" w:styleId="Listenabsatz">
    <w:name w:val="List Paragraph"/>
    <w:basedOn w:val="Standard"/>
    <w:uiPriority w:val="34"/>
    <w:qFormat/>
    <w:rsid w:val="00D8645E"/>
    <w:pPr>
      <w:ind w:left="720"/>
      <w:contextualSpacing/>
    </w:pPr>
  </w:style>
  <w:style w:type="character" w:styleId="IntensiveHervorhebung">
    <w:name w:val="Intense Emphasis"/>
    <w:basedOn w:val="Absatz-Standardschriftart"/>
    <w:uiPriority w:val="21"/>
    <w:qFormat/>
    <w:rsid w:val="00D8645E"/>
    <w:rPr>
      <w:i/>
      <w:iCs/>
      <w:color w:val="0F4761" w:themeColor="accent1" w:themeShade="BF"/>
    </w:rPr>
  </w:style>
  <w:style w:type="paragraph" w:styleId="IntensivesZitat">
    <w:name w:val="Intense Quote"/>
    <w:basedOn w:val="Standard"/>
    <w:next w:val="Standard"/>
    <w:link w:val="IntensivesZitatZchn"/>
    <w:uiPriority w:val="30"/>
    <w:qFormat/>
    <w:rsid w:val="00D86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8645E"/>
    <w:rPr>
      <w:i/>
      <w:iCs/>
      <w:color w:val="0F4761" w:themeColor="accent1" w:themeShade="BF"/>
    </w:rPr>
  </w:style>
  <w:style w:type="character" w:styleId="IntensiverVerweis">
    <w:name w:val="Intense Reference"/>
    <w:basedOn w:val="Absatz-Standardschriftart"/>
    <w:uiPriority w:val="32"/>
    <w:qFormat/>
    <w:rsid w:val="00D8645E"/>
    <w:rPr>
      <w:b/>
      <w:bCs/>
      <w:smallCaps/>
      <w:color w:val="0F4761" w:themeColor="accent1" w:themeShade="BF"/>
      <w:spacing w:val="5"/>
    </w:rPr>
  </w:style>
  <w:style w:type="paragraph" w:styleId="berarbeitung">
    <w:name w:val="Revision"/>
    <w:hidden/>
    <w:uiPriority w:val="99"/>
    <w:semiHidden/>
    <w:rsid w:val="009E1562"/>
    <w:pPr>
      <w:spacing w:after="0" w:line="240" w:lineRule="auto"/>
    </w:pPr>
  </w:style>
  <w:style w:type="character" w:styleId="Hyperlink">
    <w:name w:val="Hyperlink"/>
    <w:basedOn w:val="Absatz-Standardschriftart"/>
    <w:uiPriority w:val="99"/>
    <w:unhideWhenUsed/>
    <w:rsid w:val="009E1562"/>
    <w:rPr>
      <w:color w:val="467886" w:themeColor="hyperlink"/>
      <w:u w:val="single"/>
    </w:rPr>
  </w:style>
  <w:style w:type="character" w:customStyle="1" w:styleId="UnresolvedMention">
    <w:name w:val="Unresolved Mention"/>
    <w:basedOn w:val="Absatz-Standardschriftart"/>
    <w:uiPriority w:val="99"/>
    <w:semiHidden/>
    <w:unhideWhenUsed/>
    <w:rsid w:val="009E1562"/>
    <w:rPr>
      <w:color w:val="605E5C"/>
      <w:shd w:val="clear" w:color="auto" w:fill="E1DFDD"/>
    </w:rPr>
  </w:style>
  <w:style w:type="character" w:styleId="Kommentarzeichen">
    <w:name w:val="annotation reference"/>
    <w:basedOn w:val="Absatz-Standardschriftart"/>
    <w:uiPriority w:val="99"/>
    <w:semiHidden/>
    <w:unhideWhenUsed/>
    <w:rsid w:val="001074D7"/>
    <w:rPr>
      <w:sz w:val="16"/>
      <w:szCs w:val="16"/>
    </w:rPr>
  </w:style>
  <w:style w:type="paragraph" w:styleId="Kommentartext">
    <w:name w:val="annotation text"/>
    <w:basedOn w:val="Standard"/>
    <w:link w:val="KommentartextZchn"/>
    <w:uiPriority w:val="99"/>
    <w:unhideWhenUsed/>
    <w:rsid w:val="001074D7"/>
    <w:pPr>
      <w:spacing w:line="240" w:lineRule="auto"/>
    </w:pPr>
    <w:rPr>
      <w:sz w:val="20"/>
      <w:szCs w:val="20"/>
    </w:rPr>
  </w:style>
  <w:style w:type="character" w:customStyle="1" w:styleId="KommentartextZchn">
    <w:name w:val="Kommentartext Zchn"/>
    <w:basedOn w:val="Absatz-Standardschriftart"/>
    <w:link w:val="Kommentartext"/>
    <w:uiPriority w:val="99"/>
    <w:rsid w:val="001074D7"/>
    <w:rPr>
      <w:sz w:val="20"/>
      <w:szCs w:val="20"/>
    </w:rPr>
  </w:style>
  <w:style w:type="paragraph" w:styleId="Kommentarthema">
    <w:name w:val="annotation subject"/>
    <w:basedOn w:val="Kommentartext"/>
    <w:next w:val="Kommentartext"/>
    <w:link w:val="KommentarthemaZchn"/>
    <w:uiPriority w:val="99"/>
    <w:semiHidden/>
    <w:unhideWhenUsed/>
    <w:rsid w:val="001074D7"/>
    <w:rPr>
      <w:b/>
      <w:bCs/>
    </w:rPr>
  </w:style>
  <w:style w:type="character" w:customStyle="1" w:styleId="KommentarthemaZchn">
    <w:name w:val="Kommentarthema Zchn"/>
    <w:basedOn w:val="KommentartextZchn"/>
    <w:link w:val="Kommentarthema"/>
    <w:uiPriority w:val="99"/>
    <w:semiHidden/>
    <w:rsid w:val="001074D7"/>
    <w:rPr>
      <w:b/>
      <w:bCs/>
      <w:sz w:val="20"/>
      <w:szCs w:val="20"/>
    </w:rPr>
  </w:style>
  <w:style w:type="paragraph" w:styleId="Sprechblasentext">
    <w:name w:val="Balloon Text"/>
    <w:basedOn w:val="Standard"/>
    <w:link w:val="SprechblasentextZchn"/>
    <w:uiPriority w:val="99"/>
    <w:semiHidden/>
    <w:unhideWhenUsed/>
    <w:rsid w:val="00513A4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13A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10" Type="http://schemas.microsoft.com/office/2016/09/relationships/commentsIds" Target="commentsIds.xml"/><Relationship Id="rId4" Type="http://schemas.openxmlformats.org/officeDocument/2006/relationships/comments" Target="comment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1EC14AF4</Template>
  <TotalTime>0</TotalTime>
  <Pages>1</Pages>
  <Words>353</Words>
  <Characters>2227</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Frisch</dc:creator>
  <cp:keywords/>
  <dc:description/>
  <cp:lastModifiedBy>Burghardt, Bastian</cp:lastModifiedBy>
  <cp:revision>3</cp:revision>
  <dcterms:created xsi:type="dcterms:W3CDTF">2026-03-06T07:17:00Z</dcterms:created>
  <dcterms:modified xsi:type="dcterms:W3CDTF">2026-03-06T07:19:00Z</dcterms:modified>
</cp:coreProperties>
</file>